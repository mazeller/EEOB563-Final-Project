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D40BA" w14:textId="77777777" w:rsidR="008C021F" w:rsidRPr="008C021F" w:rsidRDefault="008C021F" w:rsidP="008C021F">
      <w:pPr>
        <w:pStyle w:val="Title"/>
      </w:pPr>
      <w:r w:rsidRPr="008C021F">
        <w:t>Using phylogenetic meth</w:t>
      </w:r>
      <w:r>
        <w:t>ods to explore culinary innovations in culture</w:t>
      </w:r>
    </w:p>
    <w:p w14:paraId="2328F43E" w14:textId="77777777" w:rsidR="009F3B5F" w:rsidRDefault="009F3B5F" w:rsidP="009F3B5F">
      <w:pPr>
        <w:pStyle w:val="Heading1"/>
      </w:pPr>
      <w:r>
        <w:t>Introduction</w:t>
      </w:r>
    </w:p>
    <w:p w14:paraId="752EABBD" w14:textId="77777777" w:rsidR="00122D0D" w:rsidRDefault="00122D0D" w:rsidP="00880434">
      <w:r>
        <w:t xml:space="preserve">The ability of phylogenetic methods to build maps of relatedness based on morphological states </w:t>
      </w:r>
      <w:ins w:id="0" w:author="Bridget Janssen" w:date="2018-04-16T12:41:00Z">
        <w:r w:rsidR="00CB3917">
          <w:t>c</w:t>
        </w:r>
      </w:ins>
      <w:r w:rsidR="00470398">
        <w:t>an be exploited to understand the transmission of cultural knowledge. In the research following, phylogenetic methods were tested first to see if they had power to accurately cluster data on culinary innovations found in recipes to their country of origin.</w:t>
      </w:r>
      <w:r w:rsidR="005A121A">
        <w:t xml:space="preserve"> The clustering of various phylogenetic methods </w:t>
      </w:r>
      <w:proofErr w:type="gramStart"/>
      <w:r w:rsidR="005A121A">
        <w:t>were</w:t>
      </w:r>
      <w:proofErr w:type="gramEnd"/>
      <w:r w:rsidR="005A121A">
        <w:t xml:space="preserve"> subjectively assessed to select the best method.</w:t>
      </w:r>
      <w:r w:rsidR="00470398">
        <w:t xml:space="preserve"> </w:t>
      </w:r>
      <w:r w:rsidR="00FC211D">
        <w:t xml:space="preserve">The resultant </w:t>
      </w:r>
      <w:r w:rsidR="005A121A">
        <w:t xml:space="preserve">best </w:t>
      </w:r>
      <w:r w:rsidR="00F81B77">
        <w:t>clustering</w:t>
      </w:r>
      <w:r w:rsidR="00FC211D">
        <w:t xml:space="preserve"> </w:t>
      </w:r>
      <w:r w:rsidR="00F81B77">
        <w:t>was</w:t>
      </w:r>
      <w:r w:rsidR="00FC211D">
        <w:t xml:space="preserve"> then used to assess potential relations between </w:t>
      </w:r>
      <w:commentRangeStart w:id="1"/>
      <w:r w:rsidR="00FC211D">
        <w:t>food</w:t>
      </w:r>
      <w:commentRangeEnd w:id="1"/>
      <w:r w:rsidR="00FC473B">
        <w:rPr>
          <w:rStyle w:val="CommentReference"/>
        </w:rPr>
        <w:commentReference w:id="1"/>
      </w:r>
      <w:r w:rsidR="00FC211D">
        <w:t xml:space="preserve">. </w:t>
      </w:r>
    </w:p>
    <w:p w14:paraId="1A7F5ADD" w14:textId="77777777" w:rsidR="00880434" w:rsidRDefault="00880434" w:rsidP="00880434"/>
    <w:p w14:paraId="22CD84AA" w14:textId="77777777" w:rsidR="006A0824" w:rsidRDefault="00F81B77" w:rsidP="0016393F">
      <w:r>
        <w:t xml:space="preserve">While using phylogenetic methods to test relatedness between cultural aspects is not a new idea as shown between building language trees and music trees (cite language study), </w:t>
      </w:r>
      <w:r w:rsidR="0016393F">
        <w:t xml:space="preserve">the full potential of this concept has yet to be exploited. </w:t>
      </w:r>
      <w:r w:rsidR="008F3457">
        <w:t>Cultural innovations</w:t>
      </w:r>
      <w:r w:rsidR="006A0824">
        <w:t xml:space="preserve"> are passed down through generations within a populace. Cultures have been able to maintain relative development in isolation bar their near neighbors until the invention of modern modes of travel. Horizontal transmission of cultural elements</w:t>
      </w:r>
      <w:r w:rsidR="00905516">
        <w:t xml:space="preserve"> have</w:t>
      </w:r>
      <w:r w:rsidR="006A0824">
        <w:t xml:space="preserve"> been relatively</w:t>
      </w:r>
      <w:r w:rsidR="00905516">
        <w:t xml:space="preserve"> slow even during the age of ship travel. As the world becomes more connected through air travel by the use of airplane, and we continue to move towards a global economy, cultures are beginning to merge into a continuum. </w:t>
      </w:r>
      <w:r w:rsidR="00DD6F30">
        <w:t xml:space="preserve">It can be expected that </w:t>
      </w:r>
      <w:proofErr w:type="gramStart"/>
      <w:r w:rsidR="00DD6F30">
        <w:t>in the near future</w:t>
      </w:r>
      <w:proofErr w:type="gramEnd"/>
      <w:r w:rsidR="00DD6F30">
        <w:t xml:space="preserve">, cultural elements may become merged to the point where no distinct signal of cultural origin can be </w:t>
      </w:r>
      <w:r w:rsidR="00A4243B">
        <w:t xml:space="preserve">distinguished with it extensive look to the past, highlighting the importance of this work. </w:t>
      </w:r>
    </w:p>
    <w:p w14:paraId="41671FF6" w14:textId="77777777" w:rsidR="009A01AE" w:rsidRDefault="009F3B5F" w:rsidP="007F56BF">
      <w:pPr>
        <w:pStyle w:val="Heading1"/>
      </w:pPr>
      <w:r w:rsidRPr="009F3B5F">
        <w:t>Methods</w:t>
      </w:r>
    </w:p>
    <w:p w14:paraId="2C41EEAB" w14:textId="77777777" w:rsidR="0058117D" w:rsidRPr="0058117D" w:rsidRDefault="0058117D" w:rsidP="00665E5B">
      <w:pPr>
        <w:pStyle w:val="Heading2"/>
      </w:pPr>
      <w:r w:rsidRPr="0058117D">
        <w:t>Assembling the dataset</w:t>
      </w:r>
    </w:p>
    <w:p w14:paraId="786DE8D7" w14:textId="77777777" w:rsidR="00D558AF" w:rsidRDefault="00665E5B" w:rsidP="00D558AF">
      <w:pPr>
        <w:pStyle w:val="NoSpacing"/>
      </w:pPr>
      <w:r>
        <w:t>The top 20 recipes from a set of</w:t>
      </w:r>
      <w:r w:rsidR="005F771B">
        <w:t xml:space="preserve"> countries/regions were scrapped from AllRecipes.com using a public script that had been repurposed by Dr. Jennifer </w:t>
      </w:r>
      <w:commentRangeStart w:id="2"/>
      <w:r w:rsidR="005F771B">
        <w:t>Chang</w:t>
      </w:r>
      <w:commentRangeEnd w:id="2"/>
      <w:r w:rsidR="00DD1F0A">
        <w:rPr>
          <w:rStyle w:val="CommentReference"/>
        </w:rPr>
        <w:commentReference w:id="2"/>
      </w:r>
      <w:r w:rsidR="005F771B">
        <w:t xml:space="preserve">. </w:t>
      </w:r>
      <w:r w:rsidR="00904EC8">
        <w:t>The data scraped from the page included recipe country/region, recipe id, recipe title, and recipe ingredients. The ingredients were used as the characters for phylogenetic reconstruction.</w:t>
      </w:r>
      <w:r w:rsidR="00305FE2">
        <w:t xml:space="preserve"> This data was further pro</w:t>
      </w:r>
      <w:r w:rsidR="00422162">
        <w:t>cessed to be in a format where the characters were presented in a binary manner. This file was</w:t>
      </w:r>
      <w:r w:rsidR="00041BB4">
        <w:t xml:space="preserve"> </w:t>
      </w:r>
      <w:r w:rsidR="00422162">
        <w:t xml:space="preserve">processed into </w:t>
      </w:r>
      <w:proofErr w:type="spellStart"/>
      <w:r w:rsidR="00422162">
        <w:t>tnt</w:t>
      </w:r>
      <w:proofErr w:type="spellEnd"/>
      <w:r w:rsidR="00422162">
        <w:t xml:space="preserve">, </w:t>
      </w:r>
      <w:proofErr w:type="spellStart"/>
      <w:r w:rsidR="00422162">
        <w:t>phylip</w:t>
      </w:r>
      <w:proofErr w:type="spellEnd"/>
      <w:r w:rsidR="00422162">
        <w:t>, and nexus format for us</w:t>
      </w:r>
      <w:r w:rsidR="009928BE">
        <w:t>e</w:t>
      </w:r>
      <w:r w:rsidR="00422162">
        <w:t xml:space="preserve"> with different tools</w:t>
      </w:r>
      <w:r w:rsidR="009928BE">
        <w:t xml:space="preserve"> downstream </w:t>
      </w:r>
      <w:r w:rsidR="00041BB4">
        <w:t>i</w:t>
      </w:r>
      <w:r w:rsidR="009928BE">
        <w:t>n</w:t>
      </w:r>
      <w:r w:rsidR="00041BB4">
        <w:t xml:space="preserve"> </w:t>
      </w:r>
      <w:r w:rsidR="009928BE">
        <w:t>the analysis</w:t>
      </w:r>
      <w:r w:rsidR="00422162">
        <w:t>.</w:t>
      </w:r>
      <w:r w:rsidR="00DD4443">
        <w:t xml:space="preserve"> In total, 356 recipes were used, composed of a total of 223 ingredients.</w:t>
      </w:r>
    </w:p>
    <w:p w14:paraId="2B8A6E54" w14:textId="77777777" w:rsidR="009928BE" w:rsidRDefault="009928BE" w:rsidP="00D558AF">
      <w:pPr>
        <w:pStyle w:val="NoSpacing"/>
      </w:pPr>
    </w:p>
    <w:p w14:paraId="78B7477B" w14:textId="77777777" w:rsidR="004519B8" w:rsidRPr="004519B8" w:rsidRDefault="009F3B5F" w:rsidP="00B42E27">
      <w:pPr>
        <w:pStyle w:val="Heading2"/>
      </w:pPr>
      <w:r w:rsidRPr="009F3B5F">
        <w:t xml:space="preserve">Assessing </w:t>
      </w:r>
      <w:proofErr w:type="spellStart"/>
      <w:r w:rsidRPr="009F3B5F">
        <w:t>Treeness</w:t>
      </w:r>
      <w:proofErr w:type="spellEnd"/>
    </w:p>
    <w:p w14:paraId="2A3E3804" w14:textId="77777777" w:rsidR="009928BE" w:rsidRDefault="00857B3E" w:rsidP="00857B3E">
      <w:pPr>
        <w:pStyle w:val="NoSpacing"/>
      </w:pPr>
      <w:r>
        <w:t xml:space="preserve">The </w:t>
      </w:r>
      <w:proofErr w:type="spellStart"/>
      <w:r>
        <w:t>treeness</w:t>
      </w:r>
      <w:proofErr w:type="spellEnd"/>
      <w:r>
        <w:t xml:space="preserve"> of the data should have been assessed before attempting any work, retrospectively. This would have given a good indication if this route was worth </w:t>
      </w:r>
      <w:commentRangeStart w:id="3"/>
      <w:r w:rsidR="00301B2C">
        <w:t>pursuing</w:t>
      </w:r>
      <w:commentRangeEnd w:id="3"/>
      <w:r w:rsidR="00DD1F0A">
        <w:rPr>
          <w:rStyle w:val="CommentReference"/>
        </w:rPr>
        <w:commentReference w:id="3"/>
      </w:r>
      <w:r>
        <w:t>.</w:t>
      </w:r>
    </w:p>
    <w:p w14:paraId="2FF7AE85" w14:textId="77777777" w:rsidR="00E668A7" w:rsidRDefault="00E668A7" w:rsidP="00857B3E">
      <w:pPr>
        <w:pStyle w:val="NoSpacing"/>
      </w:pPr>
    </w:p>
    <w:p w14:paraId="4BEEFF94" w14:textId="77777777" w:rsidR="009F3B5F" w:rsidRDefault="009F3B5F" w:rsidP="009F3B5F">
      <w:pPr>
        <w:pStyle w:val="Heading2"/>
      </w:pPr>
      <w:r>
        <w:t>Inferring relatedness by parsimony methods</w:t>
      </w:r>
    </w:p>
    <w:p w14:paraId="2ACFB3BF" w14:textId="77777777" w:rsidR="00996193" w:rsidRDefault="00996193" w:rsidP="00996193">
      <w:pPr>
        <w:pStyle w:val="NoSpacing"/>
      </w:pPr>
      <w:r>
        <w:t>The characters of each recipe were defined as discr</w:t>
      </w:r>
      <w:r w:rsidR="009928BE">
        <w:t xml:space="preserve">ete and binary. </w:t>
      </w:r>
      <w:commentRangeStart w:id="4"/>
      <w:r w:rsidR="009928BE">
        <w:t>TNT</w:t>
      </w:r>
      <w:commentRangeEnd w:id="4"/>
      <w:r w:rsidR="00DD1F0A">
        <w:rPr>
          <w:rStyle w:val="CommentReference"/>
        </w:rPr>
        <w:commentReference w:id="4"/>
      </w:r>
      <w:r w:rsidR="009928BE">
        <w:t xml:space="preserve"> was used to </w:t>
      </w:r>
      <w:r>
        <w:t xml:space="preserve">analyze the characters (see </w:t>
      </w:r>
      <w:proofErr w:type="spellStart"/>
      <w:r>
        <w:t>recipes.tnt</w:t>
      </w:r>
      <w:proofErr w:type="spellEnd"/>
      <w:r>
        <w:t xml:space="preserve"> in the data folder)</w:t>
      </w:r>
      <w:r w:rsidR="009928BE">
        <w:t xml:space="preserve">. </w:t>
      </w:r>
      <w:r w:rsidR="002D0932">
        <w:t xml:space="preserve"> TNT was set to hold 1000 trees for swapping, and performed random addition of sequences with tree rearrangements in </w:t>
      </w:r>
      <w:r w:rsidR="00AC2B7E">
        <w:t>20</w:t>
      </w:r>
      <w:r w:rsidR="002D0932">
        <w:t xml:space="preserve">0 replicates.  A </w:t>
      </w:r>
      <w:r w:rsidR="002D0932">
        <w:lastRenderedPageBreak/>
        <w:t xml:space="preserve">majority consensus tree was </w:t>
      </w:r>
      <w:r w:rsidR="00AC2B7E">
        <w:t xml:space="preserve">attempted to be </w:t>
      </w:r>
      <w:r w:rsidR="002D0932">
        <w:t>built, though was of low quality containing many polytomies.</w:t>
      </w:r>
      <w:r w:rsidR="00AC2B7E">
        <w:t xml:space="preserve"> A single tree with the best score (1712) was used for comparison.</w:t>
      </w:r>
    </w:p>
    <w:p w14:paraId="7D2F7E33" w14:textId="77777777" w:rsidR="00B57D67" w:rsidRDefault="00B57D67" w:rsidP="00996193">
      <w:pPr>
        <w:pStyle w:val="NoSpacing"/>
      </w:pPr>
    </w:p>
    <w:p w14:paraId="2209663C" w14:textId="77777777" w:rsidR="00F70905" w:rsidRPr="008574AD" w:rsidRDefault="00F70905" w:rsidP="008574AD">
      <w:pPr>
        <w:pStyle w:val="code"/>
      </w:pPr>
      <w:proofErr w:type="spellStart"/>
      <w:r w:rsidRPr="008574AD">
        <w:t>tnt</w:t>
      </w:r>
      <w:proofErr w:type="spellEnd"/>
      <w:r w:rsidRPr="008574AD">
        <w:t xml:space="preserve"> p renamedfood.txt, log </w:t>
      </w:r>
      <w:proofErr w:type="spellStart"/>
      <w:r w:rsidRPr="008574AD">
        <w:t>highep.out</w:t>
      </w:r>
      <w:proofErr w:type="spellEnd"/>
      <w:r w:rsidRPr="008574AD">
        <w:t xml:space="preserve">, rep+1, hold 1000, </w:t>
      </w:r>
      <w:proofErr w:type="spellStart"/>
      <w:r w:rsidRPr="008574AD">
        <w:t>mult</w:t>
      </w:r>
      <w:proofErr w:type="spellEnd"/>
      <w:r w:rsidRPr="008574AD">
        <w:t>=</w:t>
      </w:r>
      <w:proofErr w:type="spellStart"/>
      <w:r w:rsidRPr="008574AD">
        <w:t>replic</w:t>
      </w:r>
      <w:proofErr w:type="spellEnd"/>
      <w:r w:rsidRPr="008574AD">
        <w:t xml:space="preserve"> 200, le, </w:t>
      </w:r>
      <w:proofErr w:type="spellStart"/>
      <w:proofErr w:type="gramStart"/>
      <w:r w:rsidRPr="008574AD">
        <w:t>resample,majority</w:t>
      </w:r>
      <w:proofErr w:type="spellEnd"/>
      <w:proofErr w:type="gramEnd"/>
      <w:r w:rsidRPr="008574AD">
        <w:t xml:space="preserve">, </w:t>
      </w:r>
      <w:proofErr w:type="spellStart"/>
      <w:r w:rsidRPr="008574AD">
        <w:t>taxname</w:t>
      </w:r>
      <w:proofErr w:type="spellEnd"/>
      <w:r w:rsidRPr="008574AD">
        <w:t xml:space="preserve">=,export - </w:t>
      </w:r>
      <w:proofErr w:type="spellStart"/>
      <w:r w:rsidRPr="008574AD">
        <w:t>hitree.tre</w:t>
      </w:r>
      <w:proofErr w:type="spellEnd"/>
    </w:p>
    <w:p w14:paraId="5DA3E170" w14:textId="77777777" w:rsidR="00F70905" w:rsidRPr="00FC55C0" w:rsidRDefault="00F70905" w:rsidP="00F70905">
      <w:pPr>
        <w:pStyle w:val="NoSpacing"/>
      </w:pPr>
    </w:p>
    <w:p w14:paraId="730C7720" w14:textId="77777777" w:rsidR="009F3B5F" w:rsidRDefault="009F3B5F" w:rsidP="009F3B5F">
      <w:pPr>
        <w:pStyle w:val="Heading2"/>
      </w:pPr>
      <w:r>
        <w:t>Distance methods</w:t>
      </w:r>
    </w:p>
    <w:p w14:paraId="404306FA" w14:textId="77777777" w:rsidR="00CD28CC" w:rsidRPr="00CD28CC" w:rsidRDefault="00CD28CC" w:rsidP="00CD28CC">
      <w:pPr>
        <w:pStyle w:val="NoSpacing"/>
      </w:pPr>
      <w:r>
        <w:t xml:space="preserve">Pairwise distances between recipes were calculated by summing the results of an exclusive or (XOR) between binary characters. If one recipe had an ingredient that was not present in the </w:t>
      </w:r>
      <w:r w:rsidR="00F05C63">
        <w:t>compared recipe, the distance between recipes was incremented by one</w:t>
      </w:r>
      <w:r>
        <w:t>. Trees were built using neighbor-joining methods, made available through the APE package in R. Code is available in the repository</w:t>
      </w:r>
      <w:r w:rsidR="00F70905">
        <w:t xml:space="preserve"> (</w:t>
      </w:r>
      <w:proofErr w:type="spellStart"/>
      <w:r w:rsidR="00F70905">
        <w:t>njTree.R</w:t>
      </w:r>
      <w:proofErr w:type="spellEnd"/>
      <w:r w:rsidR="00F70905">
        <w:t>)</w:t>
      </w:r>
      <w:r>
        <w:t>.</w:t>
      </w:r>
    </w:p>
    <w:p w14:paraId="666F8480" w14:textId="77777777" w:rsidR="0058117D" w:rsidRDefault="0058117D" w:rsidP="009F3B5F">
      <w:pPr>
        <w:pStyle w:val="Heading2"/>
      </w:pPr>
    </w:p>
    <w:p w14:paraId="5F3B20FA" w14:textId="77777777" w:rsidR="009F3B5F" w:rsidRDefault="009F3B5F" w:rsidP="009F3B5F">
      <w:pPr>
        <w:pStyle w:val="Heading2"/>
      </w:pPr>
      <w:r>
        <w:t>Maximum likelihood methods</w:t>
      </w:r>
    </w:p>
    <w:p w14:paraId="7A6D0809" w14:textId="77777777" w:rsidR="0058117D" w:rsidRDefault="006E06C3" w:rsidP="006E06C3">
      <w:pPr>
        <w:pStyle w:val="NoSpacing"/>
      </w:pPr>
      <w:r>
        <w:t xml:space="preserve">Maximum likelihood trees were built using </w:t>
      </w:r>
      <w:proofErr w:type="spellStart"/>
      <w:r>
        <w:t>RAxML</w:t>
      </w:r>
      <w:proofErr w:type="spellEnd"/>
      <w:r w:rsidR="00C46804">
        <w:t xml:space="preserve"> under a general time reversible (GTR) model</w:t>
      </w:r>
      <w:r w:rsidR="00584212">
        <w:t xml:space="preserve"> for the multi-state morphological data</w:t>
      </w:r>
      <w:r>
        <w:t xml:space="preserve">. </w:t>
      </w:r>
    </w:p>
    <w:p w14:paraId="43DA2CB8" w14:textId="77777777" w:rsidR="006472EC" w:rsidRDefault="006472EC" w:rsidP="006E06C3">
      <w:pPr>
        <w:pStyle w:val="NoSpacing"/>
      </w:pPr>
    </w:p>
    <w:p w14:paraId="23F2549B" w14:textId="77777777" w:rsidR="006472EC" w:rsidRDefault="006472EC" w:rsidP="00584212">
      <w:pPr>
        <w:pStyle w:val="code"/>
      </w:pPr>
      <w:r w:rsidRPr="006472EC">
        <w:t xml:space="preserve">raxmlHPC-PTHREADS-SSE3 -p 777 -m MULTIGAMMA -s </w:t>
      </w:r>
      <w:proofErr w:type="spellStart"/>
      <w:r w:rsidRPr="006472EC">
        <w:t>test.phy</w:t>
      </w:r>
      <w:proofErr w:type="spellEnd"/>
      <w:r w:rsidRPr="006472EC">
        <w:t xml:space="preserve"> -n </w:t>
      </w:r>
      <w:commentRangeStart w:id="5"/>
      <w:proofErr w:type="spellStart"/>
      <w:r w:rsidRPr="006472EC">
        <w:t>maxlikefood</w:t>
      </w:r>
      <w:commentRangeEnd w:id="5"/>
      <w:proofErr w:type="spellEnd"/>
      <w:r w:rsidR="00DD1F0A">
        <w:rPr>
          <w:rStyle w:val="CommentReference"/>
          <w:rFonts w:asciiTheme="minorHAnsi" w:hAnsiTheme="minorHAnsi"/>
        </w:rPr>
        <w:commentReference w:id="5"/>
      </w:r>
    </w:p>
    <w:p w14:paraId="22A475E8" w14:textId="77777777" w:rsidR="006E06C3" w:rsidRPr="006E06C3" w:rsidRDefault="006E06C3" w:rsidP="006E06C3"/>
    <w:p w14:paraId="1A4C1695" w14:textId="77777777" w:rsidR="009F3B5F" w:rsidRPr="009F3B5F" w:rsidRDefault="009F3B5F" w:rsidP="009F3B5F">
      <w:pPr>
        <w:pStyle w:val="Heading2"/>
      </w:pPr>
      <w:r>
        <w:t>Bayesian methods</w:t>
      </w:r>
    </w:p>
    <w:p w14:paraId="740B08AD" w14:textId="77777777" w:rsidR="0058117D" w:rsidRDefault="00FB5FFD" w:rsidP="00FB5FFD">
      <w:pPr>
        <w:pStyle w:val="NoSpacing"/>
      </w:pPr>
      <w:r>
        <w:t xml:space="preserve">Bayesian analysis were run </w:t>
      </w:r>
      <w:r w:rsidR="00584212">
        <w:t xml:space="preserve">on the </w:t>
      </w:r>
      <w:proofErr w:type="spellStart"/>
      <w:r w:rsidR="00584212">
        <w:t>hpc</w:t>
      </w:r>
      <w:proofErr w:type="spellEnd"/>
      <w:r w:rsidR="00584212">
        <w:t xml:space="preserve"> cluster </w:t>
      </w:r>
      <w:r>
        <w:t xml:space="preserve">using </w:t>
      </w:r>
      <w:proofErr w:type="spellStart"/>
      <w:r>
        <w:t>mrbayes</w:t>
      </w:r>
      <w:proofErr w:type="spellEnd"/>
      <w:r>
        <w:t>.</w:t>
      </w:r>
      <w:r w:rsidR="00584212">
        <w:t xml:space="preserve"> The likelihood coding model was to variable sampling due to morphological features of variance being selected</w:t>
      </w:r>
      <w:r w:rsidR="00EF07DA">
        <w:t xml:space="preserve"> (ingredients per recipe). The </w:t>
      </w:r>
      <w:proofErr w:type="spellStart"/>
      <w:r w:rsidR="00EF07DA">
        <w:t>Dirichlet</w:t>
      </w:r>
      <w:proofErr w:type="spellEnd"/>
      <w:r w:rsidR="00EF07DA">
        <w:t xml:space="preserve"> prior was set to infinity to assume all character states had equal frequency, and the site specific rate models was set to variable, although the data had a single partition of, which the program would have assumed an average rate of substitution being 1.  </w:t>
      </w:r>
      <w:r w:rsidR="00170269">
        <w:t xml:space="preserve">After 10,000,000 </w:t>
      </w:r>
      <w:r w:rsidR="00EF07DA">
        <w:t xml:space="preserve">generations sampling every 1000 trees, </w:t>
      </w:r>
      <w:r w:rsidR="00170269">
        <w:t xml:space="preserve">runs on two chains, the </w:t>
      </w:r>
      <w:r w:rsidR="007A608E">
        <w:t>analyses</w:t>
      </w:r>
      <w:r w:rsidR="00170269">
        <w:t xml:space="preserve"> failed to converge.</w:t>
      </w:r>
      <w:r w:rsidR="00EF07DA">
        <w:t xml:space="preserve"> There was an observed lack of swapping between hot and cold chains, potentially contributing to the failure to converge. Single high scoring trees in the upper part of tree space were comparable to the maximum likelihood trees and were used for comparison.</w:t>
      </w:r>
      <w:r w:rsidR="00765EBE">
        <w:t xml:space="preserve"> Files related to the </w:t>
      </w:r>
      <w:proofErr w:type="spellStart"/>
      <w:r w:rsidR="00765EBE">
        <w:t>bayesian</w:t>
      </w:r>
      <w:proofErr w:type="spellEnd"/>
      <w:r w:rsidR="00765EBE">
        <w:t xml:space="preserve"> run are available in the repository.</w:t>
      </w:r>
    </w:p>
    <w:p w14:paraId="6658B7AD" w14:textId="77777777" w:rsidR="009F3B5F" w:rsidRDefault="009F3B5F" w:rsidP="009F3B5F">
      <w:pPr>
        <w:pStyle w:val="Heading1"/>
      </w:pPr>
      <w:r w:rsidRPr="009F3B5F">
        <w:t>Results</w:t>
      </w:r>
    </w:p>
    <w:p w14:paraId="748B582A" w14:textId="77777777" w:rsidR="00D661A1" w:rsidRDefault="006B2B56" w:rsidP="006B2B56">
      <w:pPr>
        <w:pStyle w:val="Heading2"/>
      </w:pPr>
      <w:r>
        <w:t>Parsimony Methods</w:t>
      </w:r>
    </w:p>
    <w:p w14:paraId="20C227D0" w14:textId="77777777" w:rsidR="0095739A" w:rsidRDefault="0095739A" w:rsidP="003339E1">
      <w:r>
        <w:t xml:space="preserve">The author was unable to create a sensible consensus using parsimony methods. Inspection of a single tree generated from parsimony methods shows weak clustering based on country of origin, with repeated motifs. The tree is rooted to the recipe “Lamb Tagine” from Africa. European countries tend to cluster together with Germanic foods proceeding French foods proceeding English foods in terms of the deepest most recent common ancestor (MRCA). </w:t>
      </w:r>
      <w:r w:rsidR="001F4F00">
        <w:t xml:space="preserve">While it would be incorrect to say </w:t>
      </w:r>
      <w:proofErr w:type="gramStart"/>
      <w:r w:rsidR="001F4F00">
        <w:t>Germanic</w:t>
      </w:r>
      <w:proofErr w:type="gramEnd"/>
      <w:r w:rsidR="001F4F00">
        <w:t xml:space="preserve"> foods are ancestral to British foods as both the recipes are leafs still in existence today, it does emphasize how closely these three countries share culinary </w:t>
      </w:r>
      <w:commentRangeStart w:id="6"/>
      <w:r w:rsidR="001F4F00">
        <w:t>traditions</w:t>
      </w:r>
      <w:commentRangeEnd w:id="6"/>
      <w:r w:rsidR="00DD1F0A">
        <w:rPr>
          <w:rStyle w:val="CommentReference"/>
        </w:rPr>
        <w:commentReference w:id="6"/>
      </w:r>
      <w:r w:rsidR="001F4F00">
        <w:t xml:space="preserve">. </w:t>
      </w:r>
      <w:r w:rsidR="00E43016">
        <w:t>South-east Asian countries tended to cluster together in terms of recipes</w:t>
      </w:r>
      <w:r w:rsidR="003339E1">
        <w:t>.</w:t>
      </w:r>
      <w:r w:rsidR="00E43016">
        <w:t xml:space="preserve"> India and Pakistan</w:t>
      </w:r>
      <w:r w:rsidR="003339E1">
        <w:t xml:space="preserve"> closely clustered, and oddly Mexico and African recipes tended to cluster into these groups</w:t>
      </w:r>
      <w:r w:rsidR="00E43016">
        <w:t xml:space="preserve">. </w:t>
      </w:r>
      <w:r w:rsidR="003339E1">
        <w:t>Italy formed its own distinct cluster on the parsimony tree.</w:t>
      </w:r>
    </w:p>
    <w:p w14:paraId="537E2769" w14:textId="77777777" w:rsidR="00E43016" w:rsidRDefault="00E43016" w:rsidP="003339E1">
      <w:pPr>
        <w:ind w:firstLine="720"/>
      </w:pPr>
      <w:r>
        <w:lastRenderedPageBreak/>
        <w:t>T</w:t>
      </w:r>
      <w:r w:rsidR="003339E1">
        <w:t xml:space="preserve">he repeated motifs on the tree appear to be caused by clustering by recipe type. </w:t>
      </w:r>
      <w:r w:rsidR="00454A8F">
        <w:t xml:space="preserve">The German-French-British motif appears in a region of the tree dominated by desserts/pastries, then again in a soup dominant part of the tree. There was also a pasta dominant, a </w:t>
      </w:r>
      <w:commentRangeStart w:id="7"/>
      <w:r w:rsidR="00454A8F">
        <w:t>stew</w:t>
      </w:r>
      <w:commentRangeEnd w:id="7"/>
      <w:r w:rsidR="00CA4D74">
        <w:rPr>
          <w:rStyle w:val="CommentReference"/>
        </w:rPr>
        <w:commentReference w:id="7"/>
      </w:r>
      <w:r w:rsidR="00454A8F">
        <w:t xml:space="preserve"> dominant, and a BBQ dominant section of the tree as well. </w:t>
      </w:r>
      <w:r w:rsidR="008D20A9">
        <w:t xml:space="preserve">The parsimony methods likely caused this due to a different set of ingredients being needed </w:t>
      </w:r>
      <w:ins w:id="8" w:author="Bridget Janssen" w:date="2018-04-16T13:44:00Z">
        <w:r w:rsidR="00CA4D74">
          <w:t xml:space="preserve">to </w:t>
        </w:r>
      </w:ins>
      <w:r w:rsidR="008D20A9">
        <w:t xml:space="preserve">bake rather than </w:t>
      </w:r>
      <w:ins w:id="9" w:author="Bridget Janssen" w:date="2018-04-16T13:44:00Z">
        <w:r w:rsidR="00CA4D74">
          <w:t xml:space="preserve">to </w:t>
        </w:r>
      </w:ins>
      <w:r w:rsidR="008D20A9">
        <w:t xml:space="preserve">broil. </w:t>
      </w:r>
      <w:r w:rsidR="00454A8F">
        <w:t xml:space="preserve"> </w:t>
      </w:r>
    </w:p>
    <w:p w14:paraId="29BAC09C" w14:textId="77777777" w:rsidR="001D6908" w:rsidRPr="001D6908" w:rsidRDefault="00CB3917" w:rsidP="001D6908">
      <w:r>
        <w:lastRenderedPageBreak/>
        <w:pict w14:anchorId="5CD5D7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6pt;height:9in">
            <v:imagedata r:id="rId8" o:title="hitree"/>
          </v:shape>
        </w:pict>
      </w:r>
    </w:p>
    <w:p w14:paraId="7C7BF5DD" w14:textId="77777777" w:rsidR="00661A89" w:rsidRDefault="00661A89" w:rsidP="00661A89">
      <w:pPr>
        <w:pStyle w:val="Heading2"/>
      </w:pPr>
      <w:r>
        <w:lastRenderedPageBreak/>
        <w:t>Distance Methods</w:t>
      </w:r>
    </w:p>
    <w:p w14:paraId="3A940D48" w14:textId="77777777" w:rsidR="00E0377E" w:rsidRDefault="006327C3" w:rsidP="00E0377E">
      <w:r>
        <w:t xml:space="preserve">A user error caused a portion of the data to not be used for building the neighbor joining tree. </w:t>
      </w:r>
      <w:r w:rsidR="00D7353E">
        <w:t>The tree was rooted to “Nigerian Peanut Soup”</w:t>
      </w:r>
      <w:r w:rsidR="0065477A">
        <w:t xml:space="preserve"> because the author failed to realize taxa was missing from the tree (Lamb </w:t>
      </w:r>
      <w:commentRangeStart w:id="10"/>
      <w:r w:rsidR="0065477A">
        <w:t>Tagine</w:t>
      </w:r>
      <w:commentRangeEnd w:id="10"/>
      <w:r w:rsidR="00CA4D74">
        <w:rPr>
          <w:rStyle w:val="CommentReference"/>
        </w:rPr>
        <w:commentReference w:id="10"/>
      </w:r>
      <w:r w:rsidR="0065477A">
        <w:t>) until the last moment</w:t>
      </w:r>
      <w:r w:rsidR="00D7353E">
        <w:t>.</w:t>
      </w:r>
      <w:r w:rsidR="00C14C89">
        <w:t xml:space="preserve"> The neighbor joining method showed a clear distinction between Asiatic recipes and all other (European, African, Hispanic) when viewed as an unrooted tree. </w:t>
      </w:r>
      <w:r w:rsidR="009D31B4">
        <w:t xml:space="preserve"> There was better clustering on a per country level, with more contiguous grouping of clades. The “honey walnut shrimp” Chinese recipe</w:t>
      </w:r>
      <w:r>
        <w:t>, Chinese egg drop soup</w:t>
      </w:r>
      <w:r w:rsidR="009D31B4">
        <w:t>, as well as a few Filipino recipes and Indian buttered chicken clustered into the European side of the tree unexpectedly</w:t>
      </w:r>
      <w:r>
        <w:t>, suggesting either a type of convergence in the culinary tradition, or an inauthenticity in the recipe.</w:t>
      </w:r>
      <w:r w:rsidRPr="006327C3">
        <w:t xml:space="preserve"> </w:t>
      </w:r>
      <w:r>
        <w:t xml:space="preserve">The methods used for building the neighbor joining tree did not take into account the types of ingredients used directly perhaps allowing better broad clustering than parsimony methods. </w:t>
      </w:r>
    </w:p>
    <w:p w14:paraId="5CCE4F82" w14:textId="77777777" w:rsidR="0065477A" w:rsidRPr="00E0377E" w:rsidRDefault="00CB3917" w:rsidP="00E0377E">
      <w:r>
        <w:pict w14:anchorId="12B5AE84">
          <v:shape id="_x0000_i1026" type="#_x0000_t75" style="width:466.2pt;height:349.2pt">
            <v:imagedata r:id="rId9" o:title="njtree"/>
          </v:shape>
        </w:pict>
      </w:r>
    </w:p>
    <w:p w14:paraId="71CD0B96" w14:textId="77777777" w:rsidR="0065477A" w:rsidRDefault="00CB3917" w:rsidP="009F3B5F">
      <w:pPr>
        <w:pStyle w:val="Heading1"/>
      </w:pPr>
      <w:r>
        <w:lastRenderedPageBreak/>
        <w:pict w14:anchorId="5EF4A97C">
          <v:shape id="_x0000_i1027" type="#_x0000_t75" style="width:274.2pt;height:647.4pt">
            <v:imagedata r:id="rId10" o:title="njtree"/>
          </v:shape>
        </w:pict>
      </w:r>
    </w:p>
    <w:p w14:paraId="62425FC4" w14:textId="77777777" w:rsidR="006C4CE6" w:rsidRDefault="006C4CE6" w:rsidP="006C4CE6">
      <w:pPr>
        <w:pStyle w:val="Heading2"/>
      </w:pPr>
      <w:r>
        <w:lastRenderedPageBreak/>
        <w:t>Maximum likelihood methods</w:t>
      </w:r>
    </w:p>
    <w:p w14:paraId="2760E029" w14:textId="77777777" w:rsidR="00907A66" w:rsidRPr="00907A66" w:rsidRDefault="00907A66" w:rsidP="00907A66">
      <w:pPr>
        <w:pStyle w:val="NoSpacing"/>
      </w:pPr>
      <w:r>
        <w:t xml:space="preserve">The tree is rooted to the recipe “Lamb Tagine” from Africa. </w:t>
      </w:r>
      <w:r w:rsidR="00F91CBD">
        <w:t xml:space="preserve">Maximum likelihood methods show good ability to separate out recipes by culinary </w:t>
      </w:r>
      <w:r w:rsidR="00DE261F">
        <w:t xml:space="preserve">culture, creating multiple contiguous groupings. It further is able to show shared culinary tradition, such as between Pakistan and </w:t>
      </w:r>
      <w:r w:rsidR="00F71361">
        <w:t>Indian</w:t>
      </w:r>
      <w:r w:rsidR="00DE261F">
        <w:t xml:space="preserve">, as well as between Korea and Japan, and to a lesser extent China. </w:t>
      </w:r>
      <w:r w:rsidR="00F71361">
        <w:t xml:space="preserve">Despite the improvement of clustering form prior methods, the bootstrap values are low, suggesting a </w:t>
      </w:r>
      <w:r w:rsidR="007C24FB">
        <w:t>less robust</w:t>
      </w:r>
      <w:r w:rsidR="00F71361">
        <w:t xml:space="preserve"> support for the results shown.</w:t>
      </w:r>
    </w:p>
    <w:p w14:paraId="4A844555" w14:textId="77777777" w:rsidR="006C4CE6" w:rsidRPr="006C4CE6" w:rsidRDefault="00CB3917" w:rsidP="006C4CE6">
      <w:r>
        <w:lastRenderedPageBreak/>
        <w:pict w14:anchorId="6B16E857">
          <v:shape id="_x0000_i1028" type="#_x0000_t75" style="width:135pt;height:9in">
            <v:imagedata r:id="rId11" o:title="RAxML_bestTree"/>
          </v:shape>
        </w:pict>
      </w:r>
    </w:p>
    <w:p w14:paraId="4F64AFCF" w14:textId="77777777" w:rsidR="0031520C" w:rsidRDefault="0031520C" w:rsidP="0031520C">
      <w:pPr>
        <w:pStyle w:val="Heading2"/>
      </w:pPr>
      <w:r>
        <w:lastRenderedPageBreak/>
        <w:t>Bayesian Methods</w:t>
      </w:r>
    </w:p>
    <w:p w14:paraId="64B9818C" w14:textId="77777777" w:rsidR="0031520C" w:rsidRDefault="00063316" w:rsidP="0031520C">
      <w:r>
        <w:t xml:space="preserve">The tree is rooted to the recipe “Lamb Tagine” from Africa. </w:t>
      </w:r>
      <w:r w:rsidR="005A2BD6">
        <w:t xml:space="preserve">The Bayesian analysis failed to converge and create a reasonable consensus tree, so a tree was selected from the higher scoring regions of tree space. </w:t>
      </w:r>
      <w:r w:rsidR="00557070">
        <w:t xml:space="preserve">The result is comparable with the maximum likelihood tree, albeit a little less straight forward. There is obvious clustering between south-east Asian cultures as well as between India and Pakistan. Many of the recipes labelled as “Mexican” are grouped inside the European parts of the tree. There are still low support values for the branches, emphasizing the uncertainty of the placement. </w:t>
      </w:r>
      <w:r w:rsidR="00E757F6">
        <w:t xml:space="preserve"> Future runs should consider longer searches through tree space with parameters set that would force swapping between chains, to avoid becoming </w:t>
      </w:r>
      <w:r w:rsidR="003165B2">
        <w:t xml:space="preserve">stuck in any area of tree </w:t>
      </w:r>
      <w:commentRangeStart w:id="11"/>
      <w:r w:rsidR="003165B2">
        <w:t>space</w:t>
      </w:r>
      <w:commentRangeEnd w:id="11"/>
      <w:r w:rsidR="00CA4D74">
        <w:rPr>
          <w:rStyle w:val="CommentReference"/>
        </w:rPr>
        <w:commentReference w:id="11"/>
      </w:r>
      <w:r w:rsidR="003165B2">
        <w:t xml:space="preserve">. </w:t>
      </w:r>
    </w:p>
    <w:p w14:paraId="3BABC089" w14:textId="77777777" w:rsidR="00063316" w:rsidRPr="0031520C" w:rsidRDefault="00CB3917" w:rsidP="0031520C">
      <w:r>
        <w:lastRenderedPageBreak/>
        <w:pict w14:anchorId="68DC39D4">
          <v:shape id="_x0000_i1029" type="#_x0000_t75" style="width:192pt;height:9in">
            <v:imagedata r:id="rId12" o:title="recipe"/>
          </v:shape>
        </w:pict>
      </w:r>
    </w:p>
    <w:p w14:paraId="47061818" w14:textId="77777777" w:rsidR="009F3B5F" w:rsidRDefault="009F3B5F" w:rsidP="009F3B5F">
      <w:pPr>
        <w:pStyle w:val="Heading1"/>
      </w:pPr>
      <w:r w:rsidRPr="009F3B5F">
        <w:lastRenderedPageBreak/>
        <w:t>Discussion</w:t>
      </w:r>
    </w:p>
    <w:p w14:paraId="4FD71FC4" w14:textId="77777777" w:rsidR="009A193B" w:rsidRDefault="009A193B" w:rsidP="00D661A1">
      <w:pPr>
        <w:pStyle w:val="NoSpacing"/>
      </w:pPr>
      <w:r>
        <w:tab/>
      </w:r>
      <w:r w:rsidR="00605EDC">
        <w:t xml:space="preserve">Before any evaluation of the methods or their results can be had, it is imperative to discuss the caveats and limitations of this experimental exercise of phylogenetic methods. First and foremost, AllRecipes.com is a low-quality data source for recipes. </w:t>
      </w:r>
      <w:r w:rsidR="00257354">
        <w:t xml:space="preserve">This is exemplified by some recipes calling for premade ingredients, such as taco mix or canned soups, which are much more readily available in the United States rather than globally. The majority of recipes present on AllRecipes.com are interpretations of authentic recipes, most likely from an American perspective. Because the recipes are not being made in traditional ways from traditional ingredients, the signal is obscured. Better reconstruction and clustering of recipe groups may have been found if authentic recipe books or other likewise stronger data source had been used. </w:t>
      </w:r>
    </w:p>
    <w:p w14:paraId="0AEA943F" w14:textId="77777777" w:rsidR="00693440" w:rsidRDefault="00693440" w:rsidP="00D661A1">
      <w:pPr>
        <w:pStyle w:val="NoSpacing"/>
      </w:pPr>
      <w:r>
        <w:tab/>
        <w:t>Additionally, upon closer inspection of the data, repeats in recipes can be seen. While the recipes selected were listed as the best of group on AllRecipes.com, there are repeats of recipes such as bulgogi. While not inherently bad for the phylogenetic process, it gives an artificial sense of success in clustering using the</w:t>
      </w:r>
      <w:r w:rsidR="001A175D">
        <w:t xml:space="preserve"> phylogenetic method.</w:t>
      </w:r>
    </w:p>
    <w:p w14:paraId="6445F9E5" w14:textId="77777777" w:rsidR="008926D4" w:rsidRDefault="008926D4" w:rsidP="00D661A1">
      <w:pPr>
        <w:pStyle w:val="NoSpacing"/>
      </w:pPr>
      <w:r>
        <w:tab/>
        <w:t xml:space="preserve">For this study, low information content terms were used. Rather than stick with higher content terms such as “yellow onion”, “green onion”, etc., the author opted to truncate the term to simply onion, potentially losing information that could have helped better discriminate between different classifications better. To sum up the prior three points simply, attempting to put “garbage in” into phylogenetic methods will lead to getting “garbage out.” </w:t>
      </w:r>
      <w:r w:rsidR="00EA42BF">
        <w:t xml:space="preserve">Careful data selection and curation is essential to getting meaningful results using phylogenetic methods, whether it is from morphological data from recipes, or species data from animals. </w:t>
      </w:r>
    </w:p>
    <w:p w14:paraId="6B90AB31" w14:textId="77777777" w:rsidR="00605EDC" w:rsidRDefault="000B151D" w:rsidP="00D661A1">
      <w:pPr>
        <w:pStyle w:val="NoSpacing"/>
      </w:pPr>
      <w:r>
        <w:tab/>
        <w:t xml:space="preserve">From </w:t>
      </w:r>
      <w:r w:rsidR="00C72EAD">
        <w:t>all</w:t>
      </w:r>
      <w:r>
        <w:t xml:space="preserve"> the methods, maximum-likelihood produced the most contiguous tree that was </w:t>
      </w:r>
      <w:r w:rsidR="00124AC6">
        <w:t>consistent</w:t>
      </w:r>
      <w:r>
        <w:t xml:space="preserve"> with prior knowledge on how food practices spread based on proximity.</w:t>
      </w:r>
      <w:r w:rsidR="00BF4D35">
        <w:t xml:space="preserve"> Parsimony methods over-fragmented the population</w:t>
      </w:r>
      <w:r w:rsidR="00C72EAD">
        <w:t xml:space="preserve"> of recipes with respect to</w:t>
      </w:r>
      <w:r w:rsidR="00BF4D35">
        <w:t xml:space="preserve"> ingredient, forming clades more consistent with the type of food being served. Distance methods </w:t>
      </w:r>
      <w:r w:rsidR="00700214">
        <w:t>could</w:t>
      </w:r>
      <w:r w:rsidR="00BF4D35">
        <w:t xml:space="preserve"> sort between Asiatic and European dishes, but were not able to cluster very well</w:t>
      </w:r>
      <w:r w:rsidR="00A20E1E">
        <w:t xml:space="preserve"> based on country</w:t>
      </w:r>
      <w:r w:rsidR="00BF4D35">
        <w:t>.</w:t>
      </w:r>
      <w:r w:rsidR="00C72EAD">
        <w:t xml:space="preserve"> This is potentially because of a loss in data on what the characters were.</w:t>
      </w:r>
      <w:r w:rsidR="00A20E1E">
        <w:t xml:space="preserve"> Maximum-likelihood results had the best </w:t>
      </w:r>
      <w:r w:rsidR="00565E42">
        <w:t xml:space="preserve">clustering per known countries. Bayesian methods did not converge, and should be repeated in the future, but the </w:t>
      </w:r>
      <w:r w:rsidR="00F2182D">
        <w:t>higher-ranking</w:t>
      </w:r>
      <w:r w:rsidR="00565E42">
        <w:t xml:space="preserve"> trees are </w:t>
      </w:r>
      <w:r w:rsidR="009C2034">
        <w:t>n</w:t>
      </w:r>
      <w:r w:rsidR="00565E42">
        <w:t xml:space="preserve">ear comparable to the maximum likelihood trees. </w:t>
      </w:r>
    </w:p>
    <w:p w14:paraId="2804714F" w14:textId="77777777" w:rsidR="00F2182D" w:rsidRDefault="00F2182D" w:rsidP="00D661A1">
      <w:pPr>
        <w:pStyle w:val="NoSpacing"/>
      </w:pPr>
      <w:r>
        <w:tab/>
        <w:t>From the maximum likelihood tree,</w:t>
      </w:r>
      <w:r w:rsidR="009C2034">
        <w:t xml:space="preserve"> it is difficult to discern a distinct origin between Pakistani </w:t>
      </w:r>
      <w:r w:rsidR="00C72EAD">
        <w:t>dishes and I</w:t>
      </w:r>
      <w:r w:rsidR="009C2034">
        <w:t xml:space="preserve">ndian dishes, which is </w:t>
      </w:r>
      <w:r w:rsidR="00C72EAD">
        <w:t>consistent</w:t>
      </w:r>
      <w:r w:rsidR="009C2034">
        <w:t xml:space="preserve"> with the known culture of these two countries. They had split in 1947</w:t>
      </w:r>
      <w:r w:rsidR="00C72EAD">
        <w:t xml:space="preserve"> after World War II, a decision made by the British</w:t>
      </w:r>
      <w:r w:rsidR="009C2034">
        <w:t>.</w:t>
      </w:r>
      <w:r w:rsidR="003577F6">
        <w:t xml:space="preserve"> The South-East Asian countries of China, Japan, Korea, and the Philippines clustered together in terms of recipes, as would be expected with prior knowledge on trade and </w:t>
      </w:r>
      <w:r w:rsidR="007D3EFB">
        <w:t>conflict</w:t>
      </w:r>
      <w:r w:rsidR="003577F6">
        <w:t xml:space="preserve"> between these countries. </w:t>
      </w:r>
      <w:r w:rsidR="00384EE4">
        <w:t xml:space="preserve">Despite the similarities shown on the tree, each of these cultures has a unique culinary tradition, which may have been missed during clustering due to the use of low quality recipes or low information content terms. </w:t>
      </w:r>
      <w:r w:rsidR="000F0F1D">
        <w:t xml:space="preserve">Interestingly, </w:t>
      </w:r>
      <w:r w:rsidR="00976003">
        <w:t xml:space="preserve">some </w:t>
      </w:r>
      <w:r w:rsidR="000F0F1D">
        <w:t xml:space="preserve">Hispanic recipes </w:t>
      </w:r>
      <w:r w:rsidR="00976003">
        <w:t>are</w:t>
      </w:r>
      <w:r w:rsidR="000F0F1D">
        <w:t xml:space="preserve"> rooted inside European recipes</w:t>
      </w:r>
      <w:r w:rsidR="00976003">
        <w:t>, while another set are located near Indian/Pakistani dishes</w:t>
      </w:r>
      <w:r w:rsidR="000F0F1D">
        <w:t xml:space="preserve">. Further investigation could be made to see if this is due to a heavy European influence on the culinary tradition due to colonization, or if this is an artifact of the </w:t>
      </w:r>
      <w:proofErr w:type="gramStart"/>
      <w:r w:rsidR="000F0F1D">
        <w:t>low quality</w:t>
      </w:r>
      <w:proofErr w:type="gramEnd"/>
      <w:r w:rsidR="000F0F1D">
        <w:t xml:space="preserve"> dataset.</w:t>
      </w:r>
      <w:r w:rsidR="00976003">
        <w:t xml:space="preserve"> English, French, German, and Russian recipes are all tightly mixed, suggesting perhaps heavy mixing of culinary </w:t>
      </w:r>
      <w:r w:rsidR="00976003">
        <w:lastRenderedPageBreak/>
        <w:t>innovation. This would be consistent with knowledge of past trade</w:t>
      </w:r>
      <w:r w:rsidR="000F0F1D">
        <w:t xml:space="preserve"> </w:t>
      </w:r>
      <w:r w:rsidR="00976003">
        <w:t xml:space="preserve">and conflict. </w:t>
      </w:r>
      <w:r w:rsidR="0048008B">
        <w:t>Perhaps interestingly, it should be noted that two Japanese dishes are nested insi</w:t>
      </w:r>
      <w:r w:rsidR="00FF759A">
        <w:t>de the</w:t>
      </w:r>
      <w:r w:rsidR="0048008B">
        <w:t xml:space="preserve"> European</w:t>
      </w:r>
      <w:r w:rsidR="00A12070">
        <w:t xml:space="preserve"> dessert</w:t>
      </w:r>
      <w:r w:rsidR="0048008B">
        <w:t xml:space="preserve"> section of the tree, “spongy Japanese cheesecake” and “green tea layered cake”.</w:t>
      </w:r>
      <w:r w:rsidR="00FF759A">
        <w:t xml:space="preserve"> Prior knowledge will show the innovation for the creation of these types of cake are of European origin</w:t>
      </w:r>
      <w:r w:rsidR="007060D7">
        <w:t xml:space="preserve"> (Italian Chef </w:t>
      </w:r>
      <w:proofErr w:type="spellStart"/>
      <w:r w:rsidR="007060D7">
        <w:rPr>
          <w:rFonts w:ascii="Arial" w:hAnsi="Arial" w:cs="Arial"/>
          <w:color w:val="222222"/>
          <w:shd w:val="clear" w:color="auto" w:fill="FFFFFF"/>
        </w:rPr>
        <w:t>Giovan</w:t>
      </w:r>
      <w:proofErr w:type="spellEnd"/>
      <w:r w:rsidR="007060D7">
        <w:rPr>
          <w:rFonts w:ascii="Arial" w:hAnsi="Arial" w:cs="Arial"/>
          <w:color w:val="222222"/>
          <w:shd w:val="clear" w:color="auto" w:fill="FFFFFF"/>
        </w:rPr>
        <w:t xml:space="preserve"> Battista </w:t>
      </w:r>
      <w:proofErr w:type="spellStart"/>
      <w:r w:rsidR="007060D7">
        <w:rPr>
          <w:rFonts w:ascii="Arial" w:hAnsi="Arial" w:cs="Arial"/>
          <w:color w:val="222222"/>
          <w:shd w:val="clear" w:color="auto" w:fill="FFFFFF"/>
        </w:rPr>
        <w:t>Cabona</w:t>
      </w:r>
      <w:proofErr w:type="spellEnd"/>
      <w:r w:rsidR="007060D7">
        <w:t xml:space="preserve"> working in </w:t>
      </w:r>
      <w:proofErr w:type="spellStart"/>
      <w:r w:rsidR="007060D7" w:rsidRPr="007060D7">
        <w:t>Giovan</w:t>
      </w:r>
      <w:proofErr w:type="spellEnd"/>
      <w:r w:rsidR="007060D7" w:rsidRPr="007060D7">
        <w:t xml:space="preserve"> Battista </w:t>
      </w:r>
      <w:proofErr w:type="spellStart"/>
      <w:r w:rsidR="007060D7" w:rsidRPr="007060D7">
        <w:t>Cabona</w:t>
      </w:r>
      <w:r w:rsidR="007060D7">
        <w:t>he</w:t>
      </w:r>
      <w:proofErr w:type="spellEnd"/>
      <w:r w:rsidR="007060D7">
        <w:t xml:space="preserve"> Spanish court (cite))</w:t>
      </w:r>
      <w:r w:rsidR="00FF759A">
        <w:t xml:space="preserve">, with the Japanese </w:t>
      </w:r>
      <w:r w:rsidR="00A12070">
        <w:t>adopting the culinary innovation and modifying it to suite their palate in the recent past through a horizontal transmission event of culture.</w:t>
      </w:r>
      <w:r w:rsidR="00BB2448">
        <w:t xml:space="preserve"> Other similar events can be found in the maximum likelihood tree, but a subject matter expert would be required to appropriately interpret the result.</w:t>
      </w:r>
    </w:p>
    <w:p w14:paraId="4D7BBCF0" w14:textId="77777777" w:rsidR="00762E9B" w:rsidRDefault="00762E9B" w:rsidP="00D661A1">
      <w:pPr>
        <w:pStyle w:val="NoSpacing"/>
      </w:pPr>
      <w:r>
        <w:tab/>
      </w:r>
      <w:r w:rsidR="00434506">
        <w:t xml:space="preserve">With modern modes of transportation and the innovation of the internet, cultures </w:t>
      </w:r>
      <w:proofErr w:type="gramStart"/>
      <w:r w:rsidR="00434506">
        <w:t>are able to</w:t>
      </w:r>
      <w:proofErr w:type="gramEnd"/>
      <w:r w:rsidR="00434506">
        <w:t xml:space="preserve"> horizontally integrate at a much faster rate than ever before. </w:t>
      </w:r>
      <w:r w:rsidR="00473AF6">
        <w:t>It is increasing becoming difficult to find cultures in isolation with unique hallmarks.</w:t>
      </w:r>
      <w:r w:rsidR="00B27060">
        <w:t xml:space="preserve"> Despite globalization, many countries still maintain culinary traditions which were developed based on regional availability as well as locally defined palettes. </w:t>
      </w:r>
      <w:r w:rsidR="008125E4">
        <w:t xml:space="preserve">Globalization is spreading ‘invasive </w:t>
      </w:r>
      <w:proofErr w:type="gramStart"/>
      <w:r w:rsidR="008125E4">
        <w:t>species’</w:t>
      </w:r>
      <w:proofErr w:type="gramEnd"/>
      <w:r w:rsidR="008125E4">
        <w:t xml:space="preserve"> of food around the world, some which sustain very well. </w:t>
      </w:r>
    </w:p>
    <w:p w14:paraId="1F0C29D7" w14:textId="77777777" w:rsidR="00381B9D" w:rsidRDefault="00381B9D" w:rsidP="00D661A1">
      <w:pPr>
        <w:pStyle w:val="NoSpacing"/>
      </w:pPr>
    </w:p>
    <w:p w14:paraId="30ADF11A" w14:textId="77777777" w:rsidR="00381B9D" w:rsidRDefault="00381B9D" w:rsidP="00381B9D">
      <w:pPr>
        <w:pStyle w:val="Heading1"/>
      </w:pPr>
      <w:r>
        <w:t>References</w:t>
      </w:r>
    </w:p>
    <w:p w14:paraId="1C073DAD" w14:textId="77777777" w:rsidR="009F3B5F" w:rsidRPr="009F3B5F" w:rsidRDefault="009F3B5F" w:rsidP="009F3B5F"/>
    <w:sectPr w:rsidR="009F3B5F" w:rsidRPr="009F3B5F" w:rsidSect="00D55D1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ridget Janssen" w:date="2018-04-16T13:34:00Z" w:initials="BJ">
    <w:p w14:paraId="0FA61E43" w14:textId="77777777" w:rsidR="00FC473B" w:rsidRDefault="00FC473B">
      <w:pPr>
        <w:pStyle w:val="CommentText"/>
      </w:pPr>
      <w:r>
        <w:rPr>
          <w:rStyle w:val="CommentReference"/>
        </w:rPr>
        <w:annotationRef/>
      </w:r>
      <w:r w:rsidR="00DD1F0A">
        <w:t xml:space="preserve">This is a </w:t>
      </w:r>
      <w:proofErr w:type="gramStart"/>
      <w:r w:rsidR="00DD1F0A">
        <w:t>really neat</w:t>
      </w:r>
      <w:proofErr w:type="gramEnd"/>
      <w:r w:rsidR="00DD1F0A">
        <w:t xml:space="preserve"> concept. I’m excited to read the rest of the paper. </w:t>
      </w:r>
    </w:p>
  </w:comment>
  <w:comment w:id="2" w:author="Bridget Janssen" w:date="2018-04-16T13:36:00Z" w:initials="BJ">
    <w:p w14:paraId="72E3B5A5" w14:textId="77777777" w:rsidR="00DD1F0A" w:rsidRDefault="00DD1F0A">
      <w:pPr>
        <w:pStyle w:val="CommentText"/>
      </w:pPr>
      <w:r>
        <w:rPr>
          <w:rStyle w:val="CommentReference"/>
        </w:rPr>
        <w:annotationRef/>
      </w:r>
      <w:r>
        <w:t>Would be good to put her affiliation here like you would a reference</w:t>
      </w:r>
    </w:p>
  </w:comment>
  <w:comment w:id="3" w:author="Bridget Janssen" w:date="2018-04-16T13:37:00Z" w:initials="BJ">
    <w:p w14:paraId="24BC7BD2" w14:textId="77777777" w:rsidR="00DD1F0A" w:rsidRDefault="00DD1F0A">
      <w:pPr>
        <w:pStyle w:val="CommentText"/>
      </w:pPr>
      <w:r>
        <w:rPr>
          <w:rStyle w:val="CommentReference"/>
        </w:rPr>
        <w:annotationRef/>
      </w:r>
      <w:r>
        <w:t>Are you planning on keeping these sentences here? If so you may want to give further explanation as this gives the impression that you didn’t see what you were hoping to.</w:t>
      </w:r>
    </w:p>
  </w:comment>
  <w:comment w:id="4" w:author="Bridget Janssen" w:date="2018-04-16T13:38:00Z" w:initials="BJ">
    <w:p w14:paraId="6DE6EAF2" w14:textId="77777777" w:rsidR="00DD1F0A" w:rsidRDefault="00DD1F0A">
      <w:pPr>
        <w:pStyle w:val="CommentText"/>
      </w:pPr>
      <w:r>
        <w:rPr>
          <w:rStyle w:val="CommentReference"/>
        </w:rPr>
        <w:annotationRef/>
      </w:r>
      <w:r>
        <w:t>Should define this acronym in its first use if possible.</w:t>
      </w:r>
    </w:p>
  </w:comment>
  <w:comment w:id="5" w:author="Bridget Janssen" w:date="2018-04-16T13:40:00Z" w:initials="BJ">
    <w:p w14:paraId="4ED046F1" w14:textId="77777777" w:rsidR="00DD1F0A" w:rsidRDefault="00DD1F0A">
      <w:pPr>
        <w:pStyle w:val="CommentText"/>
      </w:pPr>
      <w:r>
        <w:rPr>
          <w:rStyle w:val="CommentReference"/>
        </w:rPr>
        <w:annotationRef/>
      </w:r>
      <w:r>
        <w:t>It is nice that you have integrated your program calls here so that your results could be replicated exactly</w:t>
      </w:r>
    </w:p>
  </w:comment>
  <w:comment w:id="6" w:author="Bridget Janssen" w:date="2018-04-16T13:43:00Z" w:initials="BJ">
    <w:p w14:paraId="273E5D4D" w14:textId="77777777" w:rsidR="00DD1F0A" w:rsidRDefault="00DD1F0A">
      <w:pPr>
        <w:pStyle w:val="CommentText"/>
      </w:pPr>
      <w:r>
        <w:rPr>
          <w:rStyle w:val="CommentReference"/>
        </w:rPr>
        <w:annotationRef/>
      </w:r>
      <w:r>
        <w:t>This sentence is great and touches on exactly what we talked about in class recently about making incorrect comparisons. Good job on doing this correctly.</w:t>
      </w:r>
    </w:p>
  </w:comment>
  <w:comment w:id="7" w:author="Bridget Janssen" w:date="2018-04-16T13:44:00Z" w:initials="BJ">
    <w:p w14:paraId="1E8E0CF8" w14:textId="77777777" w:rsidR="00CA4D74" w:rsidRDefault="00CA4D74">
      <w:pPr>
        <w:pStyle w:val="CommentText"/>
      </w:pPr>
      <w:r>
        <w:rPr>
          <w:rStyle w:val="CommentReference"/>
        </w:rPr>
        <w:annotationRef/>
      </w:r>
      <w:r>
        <w:t>Of the recipes that you choose to use, were there many repeated recipes? Say, from Italy, how may Bolognese recipes? Or were all recipes for a distinct dish? This would be good information to incorporate somewhere.</w:t>
      </w:r>
    </w:p>
  </w:comment>
  <w:comment w:id="10" w:author="Bridget Janssen" w:date="2018-04-16T13:48:00Z" w:initials="BJ">
    <w:p w14:paraId="4A945033" w14:textId="77777777" w:rsidR="00CA4D74" w:rsidRDefault="00CA4D74">
      <w:pPr>
        <w:pStyle w:val="CommentText"/>
      </w:pPr>
      <w:r>
        <w:rPr>
          <w:rStyle w:val="CommentReference"/>
        </w:rPr>
        <w:annotationRef/>
      </w:r>
      <w:r>
        <w:t xml:space="preserve">Do you plan to re-do this with your intended outgroup? If </w:t>
      </w:r>
      <w:proofErr w:type="gramStart"/>
      <w:r>
        <w:t>not</w:t>
      </w:r>
      <w:proofErr w:type="gramEnd"/>
      <w:r>
        <w:t xml:space="preserve"> you should </w:t>
      </w:r>
      <w:proofErr w:type="spellStart"/>
      <w:r>
        <w:t>metion</w:t>
      </w:r>
      <w:proofErr w:type="spellEnd"/>
      <w:r>
        <w:t xml:space="preserve"> something about this analysis having a different outgroup in your methods section.</w:t>
      </w:r>
    </w:p>
  </w:comment>
  <w:comment w:id="11" w:author="Bridget Janssen" w:date="2018-04-16T13:49:00Z" w:initials="BJ">
    <w:p w14:paraId="36D580A8" w14:textId="77777777" w:rsidR="00CA4D74" w:rsidRDefault="00CA4D74">
      <w:pPr>
        <w:pStyle w:val="CommentText"/>
      </w:pPr>
      <w:r>
        <w:rPr>
          <w:rStyle w:val="CommentReference"/>
        </w:rPr>
        <w:annotationRef/>
      </w:r>
      <w:r>
        <w:t xml:space="preserve">This is nice. It shows you understand what went wrong in your analysis and that you have provided a potential solution. If you have time, I would suggest running this as you have stated and making a comparison in your paper about whether it improved your results. </w:t>
      </w:r>
      <w:r>
        <w:t xml:space="preserve">If not, I still think your project is full enough to fulfill all </w:t>
      </w:r>
      <w:r>
        <w:t>requirements.</w:t>
      </w:r>
      <w:bookmarkStart w:id="12" w:name="_GoBack"/>
      <w:bookmarkEnd w:id="12"/>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A61E43" w15:done="0"/>
  <w15:commentEx w15:paraId="72E3B5A5" w15:done="0"/>
  <w15:commentEx w15:paraId="24BC7BD2" w15:done="0"/>
  <w15:commentEx w15:paraId="6DE6EAF2" w15:done="0"/>
  <w15:commentEx w15:paraId="4ED046F1" w15:done="0"/>
  <w15:commentEx w15:paraId="273E5D4D" w15:done="0"/>
  <w15:commentEx w15:paraId="1E8E0CF8" w15:done="0"/>
  <w15:commentEx w15:paraId="4A945033" w15:done="0"/>
  <w15:commentEx w15:paraId="36D580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A61E43" w16cid:durableId="1E7F24DA"/>
  <w16cid:commentId w16cid:paraId="72E3B5A5" w16cid:durableId="1E7F2553"/>
  <w16cid:commentId w16cid:paraId="24BC7BD2" w16cid:durableId="1E7F2590"/>
  <w16cid:commentId w16cid:paraId="6DE6EAF2" w16cid:durableId="1E7F25D2"/>
  <w16cid:commentId w16cid:paraId="4ED046F1" w16cid:durableId="1E7F264C"/>
  <w16cid:commentId w16cid:paraId="273E5D4D" w16cid:durableId="1E7F270A"/>
  <w16cid:commentId w16cid:paraId="1E8E0CF8" w16cid:durableId="1E7F2757"/>
  <w16cid:commentId w16cid:paraId="4A945033" w16cid:durableId="1E7F2811"/>
  <w16cid:commentId w16cid:paraId="36D580A8" w16cid:durableId="1E7F287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Console">
    <w:panose1 w:val="020B0609040504020204"/>
    <w:charset w:val="00"/>
    <w:family w:val="modern"/>
    <w:pitch w:val="fixed"/>
    <w:sig w:usb0="8000028F" w:usb1="00001800" w:usb2="00000000" w:usb3="00000000" w:csb0="0000001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dget Janssen">
    <w15:presenceInfo w15:providerId="Windows Live" w15:userId="cf7ee9b961ca17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B5F"/>
    <w:rsid w:val="00041BB4"/>
    <w:rsid w:val="00041DA4"/>
    <w:rsid w:val="00063316"/>
    <w:rsid w:val="000A58FE"/>
    <w:rsid w:val="000A5A72"/>
    <w:rsid w:val="000B151D"/>
    <w:rsid w:val="000B1F20"/>
    <w:rsid w:val="000F0F1D"/>
    <w:rsid w:val="00100791"/>
    <w:rsid w:val="00122D0D"/>
    <w:rsid w:val="00124AC6"/>
    <w:rsid w:val="0016393F"/>
    <w:rsid w:val="00170269"/>
    <w:rsid w:val="001A175D"/>
    <w:rsid w:val="001D38DC"/>
    <w:rsid w:val="001D6908"/>
    <w:rsid w:val="001F1B83"/>
    <w:rsid w:val="001F4F00"/>
    <w:rsid w:val="0021196D"/>
    <w:rsid w:val="00222C25"/>
    <w:rsid w:val="002251B8"/>
    <w:rsid w:val="00257354"/>
    <w:rsid w:val="002B1F68"/>
    <w:rsid w:val="002D0932"/>
    <w:rsid w:val="002F5F2F"/>
    <w:rsid w:val="00301B2C"/>
    <w:rsid w:val="00305FE2"/>
    <w:rsid w:val="0031520C"/>
    <w:rsid w:val="003165B2"/>
    <w:rsid w:val="003339E1"/>
    <w:rsid w:val="00340D2F"/>
    <w:rsid w:val="003577F6"/>
    <w:rsid w:val="00364531"/>
    <w:rsid w:val="00375AA0"/>
    <w:rsid w:val="00381B9D"/>
    <w:rsid w:val="003831FC"/>
    <w:rsid w:val="00384EE4"/>
    <w:rsid w:val="003D0756"/>
    <w:rsid w:val="003D6824"/>
    <w:rsid w:val="00404CF4"/>
    <w:rsid w:val="00422162"/>
    <w:rsid w:val="00423D21"/>
    <w:rsid w:val="00434506"/>
    <w:rsid w:val="00440750"/>
    <w:rsid w:val="004519B8"/>
    <w:rsid w:val="00454A8F"/>
    <w:rsid w:val="00470398"/>
    <w:rsid w:val="00472303"/>
    <w:rsid w:val="00473AF6"/>
    <w:rsid w:val="004754A5"/>
    <w:rsid w:val="0048008B"/>
    <w:rsid w:val="00483A82"/>
    <w:rsid w:val="004862B1"/>
    <w:rsid w:val="004A3483"/>
    <w:rsid w:val="004D590B"/>
    <w:rsid w:val="005267D0"/>
    <w:rsid w:val="00557070"/>
    <w:rsid w:val="00565E42"/>
    <w:rsid w:val="0058117D"/>
    <w:rsid w:val="00584212"/>
    <w:rsid w:val="0059484F"/>
    <w:rsid w:val="005A121A"/>
    <w:rsid w:val="005A2BD6"/>
    <w:rsid w:val="005B7BD4"/>
    <w:rsid w:val="005C12B4"/>
    <w:rsid w:val="005D3F52"/>
    <w:rsid w:val="005E6961"/>
    <w:rsid w:val="005F771B"/>
    <w:rsid w:val="00605EDC"/>
    <w:rsid w:val="006327C3"/>
    <w:rsid w:val="006472EC"/>
    <w:rsid w:val="0065477A"/>
    <w:rsid w:val="00661A89"/>
    <w:rsid w:val="00665E5B"/>
    <w:rsid w:val="0068470D"/>
    <w:rsid w:val="00693440"/>
    <w:rsid w:val="006A0824"/>
    <w:rsid w:val="006B2B56"/>
    <w:rsid w:val="006B5AF0"/>
    <w:rsid w:val="006C0800"/>
    <w:rsid w:val="006C4CE6"/>
    <w:rsid w:val="006E06C3"/>
    <w:rsid w:val="00700214"/>
    <w:rsid w:val="007060D7"/>
    <w:rsid w:val="00745169"/>
    <w:rsid w:val="00762E9B"/>
    <w:rsid w:val="00765EBE"/>
    <w:rsid w:val="007718F8"/>
    <w:rsid w:val="007A608E"/>
    <w:rsid w:val="007C24FB"/>
    <w:rsid w:val="007D3EFB"/>
    <w:rsid w:val="007E140C"/>
    <w:rsid w:val="007F56BF"/>
    <w:rsid w:val="00804A03"/>
    <w:rsid w:val="008125E4"/>
    <w:rsid w:val="008574AD"/>
    <w:rsid w:val="00857B3E"/>
    <w:rsid w:val="00863E3A"/>
    <w:rsid w:val="00880434"/>
    <w:rsid w:val="008926D4"/>
    <w:rsid w:val="00896FA6"/>
    <w:rsid w:val="008A0F3D"/>
    <w:rsid w:val="008C021F"/>
    <w:rsid w:val="008D20A9"/>
    <w:rsid w:val="008D6FCB"/>
    <w:rsid w:val="008F03E7"/>
    <w:rsid w:val="008F059D"/>
    <w:rsid w:val="008F3457"/>
    <w:rsid w:val="00904EC8"/>
    <w:rsid w:val="00905516"/>
    <w:rsid w:val="00907A66"/>
    <w:rsid w:val="009110D4"/>
    <w:rsid w:val="009257D2"/>
    <w:rsid w:val="009263FD"/>
    <w:rsid w:val="009426F9"/>
    <w:rsid w:val="0095739A"/>
    <w:rsid w:val="00976003"/>
    <w:rsid w:val="009928BE"/>
    <w:rsid w:val="00996193"/>
    <w:rsid w:val="009A193B"/>
    <w:rsid w:val="009C2034"/>
    <w:rsid w:val="009C2239"/>
    <w:rsid w:val="009D31B4"/>
    <w:rsid w:val="009F3485"/>
    <w:rsid w:val="009F3B5F"/>
    <w:rsid w:val="00A064B3"/>
    <w:rsid w:val="00A12070"/>
    <w:rsid w:val="00A20E1E"/>
    <w:rsid w:val="00A4243B"/>
    <w:rsid w:val="00A6552D"/>
    <w:rsid w:val="00A80918"/>
    <w:rsid w:val="00A84FCC"/>
    <w:rsid w:val="00AC2B7E"/>
    <w:rsid w:val="00AC782B"/>
    <w:rsid w:val="00AC7B0C"/>
    <w:rsid w:val="00B27060"/>
    <w:rsid w:val="00B42E27"/>
    <w:rsid w:val="00B5430F"/>
    <w:rsid w:val="00B57D67"/>
    <w:rsid w:val="00BA38BD"/>
    <w:rsid w:val="00BA5667"/>
    <w:rsid w:val="00BB2448"/>
    <w:rsid w:val="00BD774B"/>
    <w:rsid w:val="00BF4D35"/>
    <w:rsid w:val="00BF6BA2"/>
    <w:rsid w:val="00C13E07"/>
    <w:rsid w:val="00C14C89"/>
    <w:rsid w:val="00C4514E"/>
    <w:rsid w:val="00C46804"/>
    <w:rsid w:val="00C72EAD"/>
    <w:rsid w:val="00C736A8"/>
    <w:rsid w:val="00C81E1E"/>
    <w:rsid w:val="00C861AA"/>
    <w:rsid w:val="00CA4D74"/>
    <w:rsid w:val="00CB3917"/>
    <w:rsid w:val="00CD28CC"/>
    <w:rsid w:val="00CE4126"/>
    <w:rsid w:val="00D12412"/>
    <w:rsid w:val="00D20486"/>
    <w:rsid w:val="00D343DB"/>
    <w:rsid w:val="00D54219"/>
    <w:rsid w:val="00D558AF"/>
    <w:rsid w:val="00D55D18"/>
    <w:rsid w:val="00D60F72"/>
    <w:rsid w:val="00D646FC"/>
    <w:rsid w:val="00D661A1"/>
    <w:rsid w:val="00D7353E"/>
    <w:rsid w:val="00DA2D6A"/>
    <w:rsid w:val="00DD07C7"/>
    <w:rsid w:val="00DD1F0A"/>
    <w:rsid w:val="00DD4443"/>
    <w:rsid w:val="00DD6F30"/>
    <w:rsid w:val="00DE261F"/>
    <w:rsid w:val="00E0377E"/>
    <w:rsid w:val="00E26DDA"/>
    <w:rsid w:val="00E33F26"/>
    <w:rsid w:val="00E4126F"/>
    <w:rsid w:val="00E43016"/>
    <w:rsid w:val="00E4394F"/>
    <w:rsid w:val="00E621F6"/>
    <w:rsid w:val="00E668A7"/>
    <w:rsid w:val="00E757F6"/>
    <w:rsid w:val="00E81534"/>
    <w:rsid w:val="00EA42BF"/>
    <w:rsid w:val="00ED169B"/>
    <w:rsid w:val="00EF07DA"/>
    <w:rsid w:val="00EF18B2"/>
    <w:rsid w:val="00F05C63"/>
    <w:rsid w:val="00F2182D"/>
    <w:rsid w:val="00F26075"/>
    <w:rsid w:val="00F7059A"/>
    <w:rsid w:val="00F70905"/>
    <w:rsid w:val="00F71361"/>
    <w:rsid w:val="00F81B77"/>
    <w:rsid w:val="00F91CBD"/>
    <w:rsid w:val="00FB26BA"/>
    <w:rsid w:val="00FB5FFD"/>
    <w:rsid w:val="00FC211D"/>
    <w:rsid w:val="00FC473B"/>
    <w:rsid w:val="00FC55C0"/>
    <w:rsid w:val="00FF14B4"/>
    <w:rsid w:val="00FF75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F1E55"/>
  <w15:chartTrackingRefBased/>
  <w15:docId w15:val="{7DF865F8-53FB-4C4B-9E63-6F0E0638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56BF"/>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7F56BF"/>
    <w:pPr>
      <w:keepNext/>
      <w:keepLines/>
      <w:spacing w:before="40"/>
      <w:outlineLvl w:val="1"/>
    </w:pPr>
    <w:rPr>
      <w:rFonts w:asciiTheme="majorHAnsi" w:eastAsiaTheme="majorEastAsia" w:hAnsiTheme="majorHAns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6BF"/>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7F56BF"/>
    <w:rPr>
      <w:rFonts w:asciiTheme="majorHAnsi" w:eastAsiaTheme="majorEastAsia" w:hAnsiTheme="majorHAnsi" w:cstheme="majorBidi"/>
      <w:b/>
      <w:color w:val="000000" w:themeColor="text1"/>
      <w:sz w:val="26"/>
      <w:szCs w:val="26"/>
    </w:rPr>
  </w:style>
  <w:style w:type="paragraph" w:styleId="Title">
    <w:name w:val="Title"/>
    <w:basedOn w:val="Normal"/>
    <w:next w:val="Normal"/>
    <w:link w:val="TitleChar"/>
    <w:uiPriority w:val="10"/>
    <w:qFormat/>
    <w:rsid w:val="008C021F"/>
    <w:pPr>
      <w:contextualSpacing/>
    </w:pPr>
    <w:rPr>
      <w:rFonts w:asciiTheme="majorHAnsi" w:eastAsiaTheme="majorEastAsia" w:hAnsiTheme="majorHAnsi" w:cstheme="majorBidi"/>
      <w:b/>
      <w:spacing w:val="-10"/>
      <w:kern w:val="28"/>
      <w:sz w:val="48"/>
      <w:szCs w:val="56"/>
    </w:rPr>
  </w:style>
  <w:style w:type="character" w:customStyle="1" w:styleId="TitleChar">
    <w:name w:val="Title Char"/>
    <w:basedOn w:val="DefaultParagraphFont"/>
    <w:link w:val="Title"/>
    <w:uiPriority w:val="10"/>
    <w:rsid w:val="008C021F"/>
    <w:rPr>
      <w:rFonts w:asciiTheme="majorHAnsi" w:eastAsiaTheme="majorEastAsia" w:hAnsiTheme="majorHAnsi" w:cstheme="majorBidi"/>
      <w:b/>
      <w:spacing w:val="-10"/>
      <w:kern w:val="28"/>
      <w:sz w:val="48"/>
      <w:szCs w:val="56"/>
    </w:rPr>
  </w:style>
  <w:style w:type="paragraph" w:styleId="NoSpacing">
    <w:name w:val="No Spacing"/>
    <w:link w:val="NoSpacingChar"/>
    <w:uiPriority w:val="1"/>
    <w:qFormat/>
    <w:rsid w:val="008F3457"/>
  </w:style>
  <w:style w:type="paragraph" w:customStyle="1" w:styleId="code">
    <w:name w:val="code"/>
    <w:basedOn w:val="NoSpacing"/>
    <w:link w:val="codeChar"/>
    <w:qFormat/>
    <w:rsid w:val="008574AD"/>
    <w:rPr>
      <w:rFonts w:ascii="Lucida Console" w:hAnsi="Lucida Console"/>
      <w:sz w:val="20"/>
      <w:szCs w:val="20"/>
    </w:rPr>
  </w:style>
  <w:style w:type="character" w:customStyle="1" w:styleId="NoSpacingChar">
    <w:name w:val="No Spacing Char"/>
    <w:basedOn w:val="DefaultParagraphFont"/>
    <w:link w:val="NoSpacing"/>
    <w:uiPriority w:val="1"/>
    <w:rsid w:val="008574AD"/>
  </w:style>
  <w:style w:type="character" w:customStyle="1" w:styleId="codeChar">
    <w:name w:val="code Char"/>
    <w:basedOn w:val="NoSpacingChar"/>
    <w:link w:val="code"/>
    <w:rsid w:val="008574AD"/>
    <w:rPr>
      <w:rFonts w:ascii="Lucida Console" w:hAnsi="Lucida Console"/>
      <w:sz w:val="20"/>
      <w:szCs w:val="20"/>
    </w:rPr>
  </w:style>
  <w:style w:type="character" w:styleId="CommentReference">
    <w:name w:val="annotation reference"/>
    <w:basedOn w:val="DefaultParagraphFont"/>
    <w:uiPriority w:val="99"/>
    <w:semiHidden/>
    <w:unhideWhenUsed/>
    <w:rsid w:val="00FC473B"/>
    <w:rPr>
      <w:sz w:val="16"/>
      <w:szCs w:val="16"/>
    </w:rPr>
  </w:style>
  <w:style w:type="paragraph" w:styleId="CommentText">
    <w:name w:val="annotation text"/>
    <w:basedOn w:val="Normal"/>
    <w:link w:val="CommentTextChar"/>
    <w:uiPriority w:val="99"/>
    <w:semiHidden/>
    <w:unhideWhenUsed/>
    <w:rsid w:val="00FC473B"/>
    <w:rPr>
      <w:sz w:val="20"/>
      <w:szCs w:val="20"/>
    </w:rPr>
  </w:style>
  <w:style w:type="character" w:customStyle="1" w:styleId="CommentTextChar">
    <w:name w:val="Comment Text Char"/>
    <w:basedOn w:val="DefaultParagraphFont"/>
    <w:link w:val="CommentText"/>
    <w:uiPriority w:val="99"/>
    <w:semiHidden/>
    <w:rsid w:val="00FC473B"/>
    <w:rPr>
      <w:sz w:val="20"/>
      <w:szCs w:val="20"/>
    </w:rPr>
  </w:style>
  <w:style w:type="paragraph" w:styleId="CommentSubject">
    <w:name w:val="annotation subject"/>
    <w:basedOn w:val="CommentText"/>
    <w:next w:val="CommentText"/>
    <w:link w:val="CommentSubjectChar"/>
    <w:uiPriority w:val="99"/>
    <w:semiHidden/>
    <w:unhideWhenUsed/>
    <w:rsid w:val="00FC473B"/>
    <w:rPr>
      <w:b/>
      <w:bCs/>
    </w:rPr>
  </w:style>
  <w:style w:type="character" w:customStyle="1" w:styleId="CommentSubjectChar">
    <w:name w:val="Comment Subject Char"/>
    <w:basedOn w:val="CommentTextChar"/>
    <w:link w:val="CommentSubject"/>
    <w:uiPriority w:val="99"/>
    <w:semiHidden/>
    <w:rsid w:val="00FC473B"/>
    <w:rPr>
      <w:b/>
      <w:bCs/>
      <w:sz w:val="20"/>
      <w:szCs w:val="20"/>
    </w:rPr>
  </w:style>
  <w:style w:type="paragraph" w:styleId="BalloonText">
    <w:name w:val="Balloon Text"/>
    <w:basedOn w:val="Normal"/>
    <w:link w:val="BalloonTextChar"/>
    <w:uiPriority w:val="99"/>
    <w:semiHidden/>
    <w:unhideWhenUsed/>
    <w:rsid w:val="00FC473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473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338305">
      <w:bodyDiv w:val="1"/>
      <w:marLeft w:val="0"/>
      <w:marRight w:val="0"/>
      <w:marTop w:val="0"/>
      <w:marBottom w:val="0"/>
      <w:divBdr>
        <w:top w:val="none" w:sz="0" w:space="0" w:color="auto"/>
        <w:left w:val="none" w:sz="0" w:space="0" w:color="auto"/>
        <w:bottom w:val="none" w:sz="0" w:space="0" w:color="auto"/>
        <w:right w:val="none" w:sz="0" w:space="0" w:color="auto"/>
      </w:divBdr>
    </w:div>
    <w:div w:id="1224490790">
      <w:bodyDiv w:val="1"/>
      <w:marLeft w:val="0"/>
      <w:marRight w:val="0"/>
      <w:marTop w:val="0"/>
      <w:marBottom w:val="0"/>
      <w:divBdr>
        <w:top w:val="none" w:sz="0" w:space="0" w:color="auto"/>
        <w:left w:val="none" w:sz="0" w:space="0" w:color="auto"/>
        <w:bottom w:val="none" w:sz="0" w:space="0" w:color="auto"/>
        <w:right w:val="none" w:sz="0" w:space="0" w:color="auto"/>
      </w:divBdr>
    </w:div>
    <w:div w:id="1575555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DE750-6E33-457D-A3ED-77A9455C2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1995</Words>
  <Characters>11377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ziggiizeller@gmail.com</dc:creator>
  <cp:keywords/>
  <dc:description/>
  <cp:lastModifiedBy>Bridget Janssen</cp:lastModifiedBy>
  <cp:revision>2</cp:revision>
  <dcterms:created xsi:type="dcterms:W3CDTF">2018-04-16T18:55:00Z</dcterms:created>
  <dcterms:modified xsi:type="dcterms:W3CDTF">2018-04-16T18:55:00Z</dcterms:modified>
</cp:coreProperties>
</file>